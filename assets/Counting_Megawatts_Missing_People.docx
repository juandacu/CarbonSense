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Counting Megawatts, Missing People:</w:t>
        <w:br w:type="textWrapping"/>
        <w:t xml:space="preserve"> The Social Gap in Climate Finance</w:t>
      </w:r>
    </w:p>
    <w:p w:rsidR="00000000" w:rsidDel="00000000" w:rsidP="00000000" w:rsidRDefault="00000000" w:rsidRPr="00000000" w14:paraId="00000002">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climate finance is rising impressively, but not fast enough, and not fairly enough. The world is getting better at counting megawatts, gigatons, and their respective financial flows, but still struggles to measure and count a critical component to decouple economic growth from emissions: the social implications of transitions. This “silent” line item in the climate ledger is the cost of helping communities and workers navigate decarbonization.</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core, a just transition means shifting to a sustainable, low-carbon economy in a way that is fair and inclusive. It ensures that no worker, community, or region is left behind as fossil fuel industries decline and cleaner systems expand. The concept, originating in labor movements and enshrined in the Paris Agreement, now underpins climate justice efforts worldwide. It addresses the uneven impacts of climate action by combining environmental ambition with protections for livelihoods, equity, and opportunity.</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climate finance flows reached approximately USD 1.3 trillion annually in 2021–2022 and rose to around USD 1.9 trillion in 2023, with an estimated USD 2.1 trillion in 2024. However, the </w:t>
      </w:r>
      <w:r w:rsidDel="00000000" w:rsidR="00000000" w:rsidRPr="00000000">
        <w:rPr>
          <w:rFonts w:ascii="Times New Roman" w:cs="Times New Roman" w:eastAsia="Times New Roman" w:hAnsi="Times New Roman"/>
          <w:b w:val="1"/>
          <w:sz w:val="24"/>
          <w:szCs w:val="24"/>
          <w:u w:val="single"/>
          <w:rtl w:val="0"/>
        </w:rPr>
        <w:t xml:space="preserve">yearly investment</w:t>
      </w:r>
      <w:r w:rsidDel="00000000" w:rsidR="00000000" w:rsidRPr="00000000">
        <w:rPr>
          <w:rFonts w:ascii="Times New Roman" w:cs="Times New Roman" w:eastAsia="Times New Roman" w:hAnsi="Times New Roman"/>
          <w:sz w:val="24"/>
          <w:szCs w:val="24"/>
          <w:rtl w:val="0"/>
        </w:rPr>
        <w:t xml:space="preserve"> required to stay within the 1.5–2 °C pathway lies between USD 5.4 and 11.7 trillion through 2030.</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SANKEY PLOT]</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Adaptation efforts are even more underfunded; developing countries require USD 194–366 billion annually this decade for adaptation, while only USD 21 billion was directed toward adaptation in 2021</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This data reveals a second imbalance, the gap between mitigation actions  (aimed at reducing greenhouse gas emissions) and adaptation actions (coping with climate change impacts). </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PLOT]</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Overlaying these two shortfalls—mitigation and adaptation—is a third imbalance: the just transition. It covers income bridges, reskilling, and regional redevelopment. Unlike turbines or seawalls, these costs rarely appear in financial trackers, yet they determine whether decarbonization holds politically and socially. Some regions have started to acknowledge this issue. The European Union’s Just Transition Mechanism is a clear example. Between 2021 and 2027 it aims to mobilize about €55 billion, including €19.7 billion in grant</w:t>
      </w:r>
      <w:sdt>
        <w:sdtPr>
          <w:id w:val="860747402"/>
          <w:tag w:val="goog_rdk_0"/>
        </w:sdtPr>
        <w:sdtContent>
          <w:ins w:author="Lucien Antonio Vargas Giagnocavo" w:id="0" w:date="2025-10-21T19:25:48Z">
            <w:r w:rsidDel="00000000" w:rsidR="00000000" w:rsidRPr="00000000">
              <w:rPr>
                <w:rFonts w:ascii="Times New Roman" w:cs="Times New Roman" w:eastAsia="Times New Roman" w:hAnsi="Times New Roman"/>
                <w:sz w:val="24"/>
                <w:szCs w:val="24"/>
                <w:rtl w:val="0"/>
              </w:rPr>
              <w:t xml:space="preserve">s</w:t>
            </w:r>
          </w:ins>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However, as seen by the numbers this might cover only a fraction of Europe’s high-capacity industrial regions, suggesting the order of magnitude required elsewhere will be much higher.</w:t>
      </w:r>
    </w:p>
    <w:p w:rsidR="00000000" w:rsidDel="00000000" w:rsidP="00000000" w:rsidRDefault="00000000" w:rsidRPr="00000000" w14:paraId="0000000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Spain shows why the just transition is hard to size. On the mitigation side, the government reports roughly €7 billion in alternative investments tied to coal plant closures, and the Andorra (Teruel) tender alone carries about €1.5 billion in renewables and related assets.</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On the social side, Spain’s EU Just Transition Fund allocation is about €0.87 billion for 2021–2027, and that same Andorra award earmarks roughly €60 million for employment, training, and community projects.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Side by side, social measures are a small slice of the capital going into replacement technologies. The ratio also moves by project. At Andorra it is near four percent. Nationally it looks closer to one eight</w:t>
      </w:r>
      <w:sdt>
        <w:sdtPr>
          <w:id w:val="1435937577"/>
          <w:tag w:val="goog_rdk_1"/>
        </w:sdtPr>
        <w:sdtContent>
          <w:del w:author="Lucien Antonio Vargas Giagnocavo" w:id="1" w:date="2025-10-21T19:26:58Z">
            <w:r w:rsidDel="00000000" w:rsidR="00000000" w:rsidRPr="00000000">
              <w:rPr>
                <w:rFonts w:ascii="Times New Roman" w:cs="Times New Roman" w:eastAsia="Times New Roman" w:hAnsi="Times New Roman"/>
                <w:sz w:val="24"/>
                <w:szCs w:val="24"/>
                <w:rtl w:val="0"/>
              </w:rPr>
              <w:delText xml:space="preserve">h</w:delText>
            </w:r>
          </w:del>
        </w:sdtContent>
      </w:sdt>
      <w:r w:rsidDel="00000000" w:rsidR="00000000" w:rsidRPr="00000000">
        <w:rPr>
          <w:rFonts w:ascii="Times New Roman" w:cs="Times New Roman" w:eastAsia="Times New Roman" w:hAnsi="Times New Roman"/>
          <w:sz w:val="24"/>
          <w:szCs w:val="24"/>
          <w:rtl w:val="0"/>
        </w:rPr>
        <w:t xml:space="preserve"> if you set JTF grants against the multi-project investment portfolio.</w:t>
      </w:r>
    </w:p>
    <w:p w:rsidR="00000000" w:rsidDel="00000000" w:rsidP="00000000" w:rsidRDefault="00000000" w:rsidRPr="00000000" w14:paraId="0000000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Extending that logic to a global estimate fails for reasons that do not affect mitigation or adaptation accounting to the same degree. Mitigation needs</w:t>
      </w:r>
      <w:sdt>
        <w:sdtPr>
          <w:id w:val="-2015382511"/>
          <w:tag w:val="goog_rdk_2"/>
        </w:sdtPr>
        <w:sdtContent>
          <w:ins w:author="Lucien Antonio Vargas Giagnocavo" w:id="2" w:date="2025-10-21T19:28:10Z">
            <w:r w:rsidDel="00000000" w:rsidR="00000000" w:rsidRPr="00000000">
              <w:rPr>
                <w:rFonts w:ascii="Times New Roman" w:cs="Times New Roman" w:eastAsia="Times New Roman" w:hAnsi="Times New Roman"/>
                <w:sz w:val="24"/>
                <w:szCs w:val="24"/>
                <w:rtl w:val="0"/>
              </w:rPr>
              <w:t xml:space="preserve"> to</w:t>
            </w:r>
          </w:ins>
        </w:sdtContent>
      </w:sdt>
      <w:r w:rsidDel="00000000" w:rsidR="00000000" w:rsidRPr="00000000">
        <w:rPr>
          <w:rFonts w:ascii="Times New Roman" w:cs="Times New Roman" w:eastAsia="Times New Roman" w:hAnsi="Times New Roman"/>
          <w:sz w:val="24"/>
          <w:szCs w:val="24"/>
          <w:rtl w:val="0"/>
        </w:rPr>
        <w:t xml:space="preserve"> follow engineering and power-system math. Adaptation needs</w:t>
      </w:r>
      <w:sdt>
        <w:sdtPr>
          <w:id w:val="520897437"/>
          <w:tag w:val="goog_rdk_3"/>
        </w:sdtPr>
        <w:sdtContent>
          <w:ins w:author="Lucien Antonio Vargas Giagnocavo" w:id="3" w:date="2025-10-21T19:28:02Z">
            <w:r w:rsidDel="00000000" w:rsidR="00000000" w:rsidRPr="00000000">
              <w:rPr>
                <w:rFonts w:ascii="Times New Roman" w:cs="Times New Roman" w:eastAsia="Times New Roman" w:hAnsi="Times New Roman"/>
                <w:sz w:val="24"/>
                <w:szCs w:val="24"/>
                <w:rtl w:val="0"/>
              </w:rPr>
              <w:t xml:space="preserve"> to</w:t>
            </w:r>
          </w:ins>
        </w:sdtContent>
      </w:sdt>
      <w:r w:rsidDel="00000000" w:rsidR="00000000" w:rsidRPr="00000000">
        <w:rPr>
          <w:rFonts w:ascii="Times New Roman" w:cs="Times New Roman" w:eastAsia="Times New Roman" w:hAnsi="Times New Roman"/>
          <w:sz w:val="24"/>
          <w:szCs w:val="24"/>
          <w:rtl w:val="0"/>
        </w:rPr>
        <w:t xml:space="preserve"> follow hazard, exposure, and asset-level cost curves. Just transition needs depend on social baselines, labor law, informality, unionization, migration frictions, and existing public services. Spain’s regions have unemployment insurance, active labor-market programs, and municipal capacity. Employers in parts of Australia co-finance benefits and retraining, so the public bill is smaller. In India many affected workers lack formal contracts and contributory benefits, so effective support requires broader cash programs, public works, and community services, often at lower per-capita cost but much higher coverage. Add wide differences in prices and wages, the mix of grants and loans, weak tagging of social line items inside energy tenders, and long lags between commitments and disbursements. </w:t>
      </w:r>
      <w:sdt>
        <w:sdtPr>
          <w:id w:val="-1530389283"/>
          <w:tag w:val="goog_rdk_4"/>
        </w:sdtPr>
        <w:sdtContent>
          <w:commentRangeStart w:id="0"/>
        </w:sdtContent>
      </w:sdt>
      <w:r w:rsidDel="00000000" w:rsidR="00000000" w:rsidRPr="00000000">
        <w:rPr>
          <w:rFonts w:ascii="Times New Roman" w:cs="Times New Roman" w:eastAsia="Times New Roman" w:hAnsi="Times New Roman"/>
          <w:sz w:val="24"/>
          <w:szCs w:val="24"/>
          <w:rtl w:val="0"/>
        </w:rPr>
        <w:t xml:space="preserve">The result is a moving target that cannot be read from a single experience.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EU, countries are testing blended packages through Just Energy Transition Partnerships. South Africa’s USD 8.5 billion program, launched in 2021, has advanced slowly amid bureaucratic hurdles and debt restructuring.</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Indonesia’s USD 20 billion partnership targets a USD 97 billion power-sector plan, implying nearly a 70 percent financing gap and a loan-heavy composition</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Lessons recur: concessional money is scarce, governance complexity is high, vested interests are strong, and delivery constraints and social resistance slow disbursements.</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adaptation and mitigation projects already include social components, but due to limited financial classifications and weak mainstreaming, these flows remain untracked. Countries like China are channeling massive sums toward mitigation and adaptation programs. Yet ensuring these investments are durable, and socially legitimate requires embedding just transition financing into their design, not as an afterthought.</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this “</w:t>
      </w:r>
      <w:r w:rsidDel="00000000" w:rsidR="00000000" w:rsidRPr="00000000">
        <w:rPr>
          <w:rFonts w:ascii="Times New Roman" w:cs="Times New Roman" w:eastAsia="Times New Roman" w:hAnsi="Times New Roman"/>
          <w:b w:val="1"/>
          <w:i w:val="1"/>
          <w:sz w:val="24"/>
          <w:szCs w:val="24"/>
          <w:rtl w:val="0"/>
        </w:rPr>
        <w:t xml:space="preserve">silent”</w:t>
      </w:r>
      <w:r w:rsidDel="00000000" w:rsidR="00000000" w:rsidRPr="00000000">
        <w:rPr>
          <w:rFonts w:ascii="Times New Roman" w:cs="Times New Roman" w:eastAsia="Times New Roman" w:hAnsi="Times New Roman"/>
          <w:b w:val="1"/>
          <w:sz w:val="24"/>
          <w:szCs w:val="24"/>
          <w:rtl w:val="0"/>
        </w:rPr>
        <w:t xml:space="preserve"> imbalance matters?</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Sectoral transitions are nothing new to policymakers or economists. Throughout history, we have witnessed shifts driven by digitalization, efficiency improvements, innovation, and regulation. For instance, the creation of the internet revolutionized communication and information flow; the banning of HCFC gases helped protect the ozone layer; and </w:t>
      </w:r>
      <w:sdt>
        <w:sdtPr>
          <w:id w:val="2092401824"/>
          <w:tag w:val="goog_rdk_5"/>
        </w:sdtPr>
        <w:sdtContent>
          <w:commentRangeStart w:id="1"/>
        </w:sdtContent>
      </w:sdt>
      <w:r w:rsidDel="00000000" w:rsidR="00000000" w:rsidRPr="00000000">
        <w:rPr>
          <w:rFonts w:ascii="Times New Roman" w:cs="Times New Roman" w:eastAsia="Times New Roman" w:hAnsi="Times New Roman"/>
          <w:sz w:val="24"/>
          <w:szCs w:val="24"/>
          <w:rtl w:val="0"/>
        </w:rPr>
        <w:t xml:space="preserve">innovations in fracking technology reshaped the energy landscape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These examples highlight how significant sectoral changes can be; but unlike these well-recognized shifts, the social dimension of the climate transition often remains invisible. </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developed regions, the decline of the coal sector has been driven by factors beyond environmental regulations or activist pressure. Economic realities, such as unprofitability, competition from cheaper coal-producing areas, and the rise of alternative energy sources, have compelled policymakers to focus attention on these industries, especially when they remain heavily subsidized. These transitions have been extensively documented in countries like the United States, Spain, Germany, and Australia, among other former coal-dependent regions. In most cases, the process has spanned decades, marked by negotiations, protests, stand-offs, and intense lobbying.</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But if it is </w:t>
      </w:r>
      <w:sdt>
        <w:sdtPr>
          <w:id w:val="-656075070"/>
          <w:tag w:val="goog_rdk_6"/>
        </w:sdtPr>
        <w:sdtContent>
          <w:del w:author="Lucien Antonio Vargas Giagnocavo" w:id="4" w:date="2025-10-21T19:33:56Z">
            <w:r w:rsidDel="00000000" w:rsidR="00000000" w:rsidRPr="00000000">
              <w:rPr>
                <w:rFonts w:ascii="Times New Roman" w:cs="Times New Roman" w:eastAsia="Times New Roman" w:hAnsi="Times New Roman"/>
                <w:b w:val="1"/>
                <w:sz w:val="24"/>
                <w:szCs w:val="24"/>
                <w:rtl w:val="0"/>
              </w:rPr>
              <w:delText xml:space="preserve">an </w:delText>
            </w:r>
          </w:del>
        </w:sdtContent>
      </w:sdt>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economic selection”</w:t>
      </w:r>
      <w:r w:rsidDel="00000000" w:rsidR="00000000" w:rsidRPr="00000000">
        <w:rPr>
          <w:rFonts w:ascii="Times New Roman" w:cs="Times New Roman" w:eastAsia="Times New Roman" w:hAnsi="Times New Roman"/>
          <w:b w:val="1"/>
          <w:sz w:val="24"/>
          <w:szCs w:val="24"/>
          <w:rtl w:val="0"/>
        </w:rPr>
        <w:t xml:space="preserve"> </w:t>
      </w:r>
      <w:sdt>
        <w:sdtPr>
          <w:id w:val="494719456"/>
          <w:tag w:val="goog_rdk_7"/>
        </w:sdtPr>
        <w:sdtContent>
          <w:del w:author="Lucien Antonio Vargas Giagnocavo" w:id="5" w:date="2025-10-21T19:33:57Z">
            <w:r w:rsidDel="00000000" w:rsidR="00000000" w:rsidRPr="00000000">
              <w:rPr>
                <w:rFonts w:ascii="Times New Roman" w:cs="Times New Roman" w:eastAsia="Times New Roman" w:hAnsi="Times New Roman"/>
                <w:b w:val="1"/>
                <w:sz w:val="24"/>
                <w:szCs w:val="24"/>
                <w:rtl w:val="0"/>
              </w:rPr>
              <w:delText xml:space="preserve">faced before</w:delText>
            </w:r>
          </w:del>
        </w:sdtContent>
      </w:sdt>
      <w:r w:rsidDel="00000000" w:rsidR="00000000" w:rsidRPr="00000000">
        <w:rPr>
          <w:rFonts w:ascii="Times New Roman" w:cs="Times New Roman" w:eastAsia="Times New Roman" w:hAnsi="Times New Roman"/>
          <w:b w:val="1"/>
          <w:sz w:val="24"/>
          <w:szCs w:val="24"/>
          <w:rtl w:val="0"/>
        </w:rPr>
        <w:t xml:space="preserve">, why bother?</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planet is under severe physical constraints as pollution and climate impacts have passed critical thresholds. This urgency has driven landmark international commitments to accelerate decarbonization, which encompass new funding sources for clean energy deployment, stringent regulations on fossil fuel production and consumption, unprecedented research and development investments in clean technologies, expansive subsidies for renewable energy adoption, carbon pricing mechanisms, mandates to phase out coal, among others. These collective efforts are positioning certain industries and technologies at the forefront of a global energy transition</w:t>
      </w:r>
      <w:sdt>
        <w:sdtPr>
          <w:id w:val="-971503573"/>
          <w:tag w:val="goog_rdk_8"/>
        </w:sdtPr>
        <w:sdtContent>
          <w:commentRangeStart w:id="2"/>
        </w:sdtContent>
      </w:sdt>
      <w:r w:rsidDel="00000000" w:rsidR="00000000" w:rsidRPr="00000000">
        <w:rPr>
          <w:rFonts w:ascii="Times New Roman" w:cs="Times New Roman" w:eastAsia="Times New Roman" w:hAnsi="Times New Roman"/>
          <w:sz w:val="24"/>
          <w:szCs w:val="24"/>
          <w:rtl w:val="0"/>
        </w:rPr>
        <w:t xml:space="preserve">. The scale and pace of investment and policy intervention have reached levels never seen before</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—in effect, an unnatural but indispensable transition to safeguard our planet and future economies.</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Times New Roman" w:cs="Times New Roman" w:eastAsia="Times New Roman" w:hAnsi="Times New Roman"/>
          <w:sz w:val="24"/>
          <w:szCs w:val="24"/>
          <w:rtl w:val="0"/>
        </w:rPr>
        <w:t xml:space="preserve">Yet, if the international community aims to accelerate mitigation and adaptation, it must address the elephant in the room: fossil fuels, despite their devastating ecological damage, links to corruption, violations of labor rights, and public health harms, remain the primary subsistence source in many regions.</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b w:val="1"/>
          <w:sz w:val="24"/>
          <w:szCs w:val="24"/>
        </w:rPr>
      </w:pPr>
      <w:sdt>
        <w:sdtPr>
          <w:id w:val="-94058821"/>
          <w:tag w:val="goog_rdk_9"/>
        </w:sdtPr>
        <w:sdtContent>
          <w:commentRangeStart w:id="3"/>
        </w:sdtContent>
      </w:sdt>
      <w:r w:rsidDel="00000000" w:rsidR="00000000" w:rsidRPr="00000000">
        <w:rPr>
          <w:rFonts w:ascii="Times New Roman" w:cs="Times New Roman" w:eastAsia="Times New Roman" w:hAnsi="Times New Roman"/>
          <w:b w:val="1"/>
          <w:sz w:val="24"/>
          <w:szCs w:val="24"/>
          <w:rtl w:val="0"/>
        </w:rPr>
        <w:t xml:space="preserve">Then what?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negative effects of climate change are now irreversible and expected to worsen. Moreover, current financing levels and political commitments to address this urgent crisis remain woefully inadequate and disheartening. However, I firmly believe that acknowledging the economic disparities and pressing needs of communities and workers would foster faster and more constructive negotiations between stakeholders. This is especially important as political movements that downplay or deny climate change often capitalize on concerns about inequality, job security, and social burdens within these very communities. </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are serious about advancing transitions that have historically unfolded over half a century or more, then it is imperative to bring every possible effort, resource, and stakeholder to the table - leaving no option unexplored and no voice unheard.</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just transition financing gap and make climate transitions socially sustainable, focus on two key strategies:</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establish inclusive and well-funded policy mechanisms that provide targeted support for workers and communities affected by sectoral shifts. This includes dedicated just transition funds, expanded social protections, reskilling and employment programs, and place-based economic diversification. Engaging stakeholders in co-designing these policies ensures legitimacy, social fairness, and political feasibility.</w:t>
      </w:r>
    </w:p>
    <w:p w:rsidR="00000000" w:rsidDel="00000000" w:rsidP="00000000" w:rsidRDefault="00000000" w:rsidRPr="00000000" w14:paraId="00000017">
      <w:pPr>
        <w:spacing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developing robust social and economic information systems specifically tailored to assess and support the varied needs of the just transition. This strategy demands collecting harmonized, detailed data on case studies, labor market dynamics, social protection coverage, community economic diversification, public services, wages, financing flows, and broader social outcomes. Elevating the collection, standardization, and integration of this data within climate finance frameworks is essential to diagnose localized needs accurately, allocate resources equitably, monitor progress transparently, and ultimately ensure the social legitimacy and effectiveness of transition policies.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ien Antonio Vargas Giagnocavo" w:id="3" w:date="2025-10-21T19:50:04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alternative header</w:t>
      </w:r>
    </w:p>
  </w:comment>
  <w:comment w:author="Lucien Antonio Vargas Giagnocavo" w:id="1" w:date="2025-10-21T19:33:02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shalegasboomSHAleGASboomshalegasBOOMshalegasboomshalegasBOOMSHALEGASBOOMinnovationshalegasBOOMinnovationshaleGASboomINNOVATION</w:t>
      </w:r>
    </w:p>
  </w:comment>
  <w:comment w:author="Lucien Antonio Vargas Giagnocavo" w:id="2" w:date="2025-10-21T19:48:36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this is your main line of response, it may be better to put it just after the question</w:t>
      </w:r>
    </w:p>
  </w:comment>
  <w:comment w:author="Lucien Antonio Vargas Giagnocavo" w:id="0" w:date="2025-10-21T19:29:03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1" w15:done="0"/>
  <w15:commentEx w15:paraId="00000022" w15:done="0"/>
  <w15:commentEx w15:paraId="00000023" w15:done="0"/>
  <w15:commentEx w15:paraId="000000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International Labour Organization. (2024).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World Social Protection Report 2024–26: Universal social protection for climate action and just transition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Geneva: ILO.</w:t>
      </w:r>
    </w:p>
  </w:footnote>
  <w:footnote w:id="1">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Climate Policy Initiative. (2023).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Global Landscape of Climate Finance 2023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San Francisco, CA.</w:t>
      </w:r>
    </w:p>
  </w:footnote>
  <w:footnote w:id="2">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BloombergNEF. (2025).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Energy Transition Investment Trends 2025</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New York, NY: Bloomberg Finance.</w:t>
      </w:r>
    </w:p>
  </w:footnote>
  <w:footnote w:id="3">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United Nations Environment Programme. (2023).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Adaptation Gap Report 2023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Nairobi, Kenya: UNEP.</w:t>
      </w:r>
    </w:p>
  </w:footnote>
  <w:footnote w:id="4">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European Commission. (2021–2027).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Just Transition Mechanism and Just Transition Fund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Brussels, Belgium: European Commission.</w:t>
      </w:r>
    </w:p>
  </w:footnote>
  <w:footnote w:id="5">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Ministerio para la Transición Ecológica y el Reto Demográfico. (2023).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Seguimiento de los Convenios de Transición Justa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[Monitoring note on coal-closure territories]. Madrid, Spain: Gobierno de España.</w:t>
      </w:r>
    </w:p>
  </w:footnote>
  <w:footnote w:id="6">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Endesa/Enel. (2022–2023).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Concurso nudo Andorra: proyectos y medidas de empleo y comunidad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[Award documentation and releases]. Madrid, Spain.</w:t>
      </w:r>
    </w:p>
  </w:footnote>
  <w:footnote w:id="7">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Government of South Africa; International Partners Group. (2021–2024).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South Africa Just Energy Transition Partnership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(communiqués and investment plan). Pretoria, South Africa.</w:t>
      </w:r>
    </w:p>
  </w:footnote>
  <w:footnote w:id="8">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Government of Indonesia; International Partners Group. (2022–2024).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Indonesia Just Energy Transition Partnership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(Joint Statement and Comprehensive Investment and Policy Plan). Jakarta, Indonesia.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BC5C9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C5C9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C5C9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C5C9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C5C9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C5C96"/>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BC5C96"/>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BC5C96"/>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BC5C9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C5C9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C5C9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C5C9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C5C9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C5C9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C5C96"/>
    <w:pPr>
      <w:spacing w:before="160"/>
    </w:pPr>
    <w:rPr>
      <w:i w:val="1"/>
      <w:iCs w:val="1"/>
      <w:color w:val="404040" w:themeColor="text1" w:themeTint="0000BF"/>
    </w:rPr>
  </w:style>
  <w:style w:type="character" w:styleId="QuoteChar" w:customStyle="1">
    <w:name w:val="Quote Char"/>
    <w:basedOn w:val="DefaultParagraphFont"/>
    <w:link w:val="Quote"/>
    <w:uiPriority w:val="29"/>
    <w:rsid w:val="00BC5C96"/>
    <w:rPr>
      <w:i w:val="1"/>
      <w:iCs w:val="1"/>
      <w:color w:val="404040" w:themeColor="text1" w:themeTint="0000BF"/>
    </w:rPr>
  </w:style>
  <w:style w:type="paragraph" w:styleId="ListParagraph">
    <w:name w:val="List Paragraph"/>
    <w:basedOn w:val="Normal"/>
    <w:uiPriority w:val="34"/>
    <w:qFormat w:val="1"/>
    <w:rsid w:val="00BC5C96"/>
    <w:pPr>
      <w:ind w:left="720"/>
      <w:contextualSpacing w:val="1"/>
    </w:pPr>
  </w:style>
  <w:style w:type="character" w:styleId="IntenseEmphasis">
    <w:name w:val="Intense Emphasis"/>
    <w:basedOn w:val="DefaultParagraphFont"/>
    <w:uiPriority w:val="21"/>
    <w:qFormat w:val="1"/>
    <w:rsid w:val="00BC5C96"/>
    <w:rPr>
      <w:i w:val="1"/>
      <w:iCs w:val="1"/>
      <w:color w:val="2f5496" w:themeColor="accent1" w:themeShade="0000BF"/>
    </w:rPr>
  </w:style>
  <w:style w:type="paragraph" w:styleId="IntenseQuote">
    <w:name w:val="Intense Quote"/>
    <w:basedOn w:val="Normal"/>
    <w:next w:val="Normal"/>
    <w:link w:val="IntenseQuoteChar"/>
    <w:uiPriority w:val="30"/>
    <w:qFormat w:val="1"/>
    <w:rsid w:val="00BC5C96"/>
    <w:pPr>
      <w:pBdr>
        <w:top w:color="2f5496" w:space="10" w:sz="4" w:themeColor="accent1" w:themeShade="0000BF" w:val="single"/>
        <w:bottom w:color="2f5496" w:space="10" w:sz="4" w:themeColor="accent1" w:themeShade="0000BF" w:val="single"/>
      </w:pBdr>
      <w:spacing w:after="360" w:before="360"/>
      <w:ind w:left="864" w:right="864"/>
    </w:pPr>
    <w:rPr>
      <w:i w:val="1"/>
      <w:iCs w:val="1"/>
      <w:color w:val="2f5496" w:themeColor="accent1" w:themeShade="0000BF"/>
    </w:rPr>
  </w:style>
  <w:style w:type="character" w:styleId="IntenseQuoteChar" w:customStyle="1">
    <w:name w:val="Intense Quote Char"/>
    <w:basedOn w:val="DefaultParagraphFont"/>
    <w:link w:val="IntenseQuote"/>
    <w:uiPriority w:val="30"/>
    <w:rsid w:val="00BC5C96"/>
    <w:rPr>
      <w:i w:val="1"/>
      <w:iCs w:val="1"/>
      <w:color w:val="2f5496" w:themeColor="accent1" w:themeShade="0000BF"/>
    </w:rPr>
  </w:style>
  <w:style w:type="character" w:styleId="IntenseReference">
    <w:name w:val="Intense Reference"/>
    <w:basedOn w:val="DefaultParagraphFont"/>
    <w:uiPriority w:val="32"/>
    <w:qFormat w:val="1"/>
    <w:rsid w:val="00BC5C96"/>
    <w:rPr>
      <w:b w:val="1"/>
      <w:bCs w:val="1"/>
      <w:smallCaps w:val="1"/>
      <w:color w:val="2f5496" w:themeColor="accent1" w:themeShade="0000BF"/>
      <w:spacing w:val="5"/>
    </w:rPr>
  </w:style>
  <w:style w:type="character" w:styleId="Hyperlink">
    <w:name w:val="Hyperlink"/>
    <w:basedOn w:val="DefaultParagraphFont"/>
    <w:uiPriority w:val="99"/>
    <w:unhideWhenUsed w:val="1"/>
    <w:rsid w:val="00BC5C96"/>
    <w:rPr>
      <w:color w:val="0563c1" w:themeColor="hyperlink"/>
      <w:u w:val="single"/>
    </w:rPr>
  </w:style>
  <w:style w:type="character" w:styleId="UnresolvedMention">
    <w:name w:val="Unresolved Mention"/>
    <w:basedOn w:val="DefaultParagraphFont"/>
    <w:uiPriority w:val="99"/>
    <w:semiHidden w:val="1"/>
    <w:unhideWhenUsed w:val="1"/>
    <w:rsid w:val="00BC5C96"/>
    <w:rPr>
      <w:color w:val="605e5c"/>
      <w:shd w:color="auto" w:fill="e1dfdd" w:val="clear"/>
    </w:rPr>
  </w:style>
  <w:style w:type="paragraph" w:styleId="NormalWeb">
    <w:name w:val="Normal (Web)"/>
    <w:basedOn w:val="Normal"/>
    <w:uiPriority w:val="99"/>
    <w:semiHidden w:val="1"/>
    <w:unhideWhenUsed w:val="1"/>
    <w:rsid w:val="00DC48AB"/>
    <w:rPr>
      <w:rFonts w:ascii="Times New Roman" w:cs="Times New Roman" w:hAnsi="Times New Roman"/>
      <w:sz w:val="24"/>
      <w:szCs w:val="24"/>
    </w:rPr>
  </w:style>
  <w:style w:type="paragraph" w:styleId="FootnoteText">
    <w:name w:val="footnote text"/>
    <w:basedOn w:val="Normal"/>
    <w:link w:val="FootnoteTextChar"/>
    <w:uiPriority w:val="99"/>
    <w:semiHidden w:val="1"/>
    <w:unhideWhenUsed w:val="1"/>
    <w:rsid w:val="007E207E"/>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7E207E"/>
    <w:rPr>
      <w:sz w:val="20"/>
      <w:szCs w:val="20"/>
    </w:rPr>
  </w:style>
  <w:style w:type="character" w:styleId="FootnoteReference">
    <w:name w:val="footnote reference"/>
    <w:basedOn w:val="DefaultParagraphFont"/>
    <w:uiPriority w:val="99"/>
    <w:semiHidden w:val="1"/>
    <w:unhideWhenUsed w:val="1"/>
    <w:rsid w:val="007E207E"/>
    <w:rPr>
      <w:vertAlign w:val="superscript"/>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km0L9cVJsC/vXrFhxWZ1VtGMA==">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2025-10-17T19:07:00Z</dcterms:created>
  <dc:creator>Juan Acuna</dc:creator>
</cp:coreProperties>
</file>